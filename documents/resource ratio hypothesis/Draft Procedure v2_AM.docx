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A8FA616"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Pipette x</w:t>
      </w:r>
      <w:ins w:id="0" w:author="Mendelson, Alex" w:date="2026-10-04T09:30:00Z" w16du:dateUtc="2026-10-04T16:30:00Z">
        <w:r w:rsidR="00270EB6">
          <w:rPr>
            <w:rFonts w:ascii="Times New Roman" w:eastAsia="Times New Roman" w:hAnsi="Times New Roman" w:cs="Times New Roman"/>
            <w:sz w:val="24"/>
            <w:szCs w:val="24"/>
          </w:rPr>
          <w:t xml:space="preserve"> </w:t>
        </w:r>
      </w:ins>
      <w:del w:id="1" w:author="Mendelson, Alex" w:date="2026-10-04T09:31:00Z" w16du:dateUtc="2026-10-04T16:31:00Z">
        <w:r w:rsidDel="00270EB6">
          <w:rPr>
            <w:rFonts w:ascii="Times New Roman" w:eastAsia="Times New Roman" w:hAnsi="Times New Roman" w:cs="Times New Roman"/>
            <w:sz w:val="24"/>
            <w:szCs w:val="24"/>
          </w:rPr>
          <w:delText xml:space="preserve">mL </w:delText>
        </w:r>
      </w:del>
      <w:ins w:id="2" w:author="Mendelson, Alex" w:date="2026-10-04T09:31:00Z" w16du:dateUtc="2026-10-04T16:31:00Z">
        <w:r w:rsidR="00270EB6">
          <w:rPr>
            <w:rFonts w:ascii="Times New Roman" w:eastAsia="Times New Roman" w:hAnsi="Times New Roman" w:cs="Times New Roman"/>
            <w:sz w:val="24"/>
            <w:szCs w:val="24"/>
          </w:rPr>
          <w:t xml:space="preserve">ml </w:t>
        </w:r>
      </w:ins>
      <w:r>
        <w:rPr>
          <w:rFonts w:ascii="Times New Roman" w:eastAsia="Times New Roman" w:hAnsi="Times New Roman" w:cs="Times New Roman"/>
          <w:sz w:val="24"/>
          <w:szCs w:val="24"/>
        </w:rPr>
        <w:t xml:space="preserve">of x into a </w:t>
      </w:r>
      <w:ins w:id="3" w:author="Mendelson, Alex" w:date="2026-10-04T09:31:00Z" w16du:dateUtc="2026-10-04T16:31:00Z">
        <w:r w:rsidR="00270EB6">
          <w:rPr>
            <w:rFonts w:ascii="Times New Roman" w:eastAsia="Times New Roman" w:hAnsi="Times New Roman" w:cs="Times New Roman"/>
            <w:sz w:val="24"/>
            <w:szCs w:val="24"/>
          </w:rPr>
          <w:t xml:space="preserve">sterile </w:t>
        </w:r>
      </w:ins>
      <w:r>
        <w:rPr>
          <w:rFonts w:ascii="Times New Roman" w:eastAsia="Times New Roman" w:hAnsi="Times New Roman" w:cs="Times New Roman"/>
          <w:sz w:val="24"/>
          <w:szCs w:val="24"/>
        </w:rPr>
        <w:t>250</w:t>
      </w:r>
      <w:ins w:id="4" w:author="Mendelson, Alex" w:date="2026-10-04T09:31:00Z" w16du:dateUtc="2026-10-04T16:31:00Z">
        <w:r w:rsidR="00270EB6">
          <w:rPr>
            <w:rFonts w:ascii="Times New Roman" w:eastAsia="Times New Roman" w:hAnsi="Times New Roman" w:cs="Times New Roman"/>
            <w:sz w:val="24"/>
            <w:szCs w:val="24"/>
          </w:rPr>
          <w:t xml:space="preserve"> </w:t>
        </w:r>
      </w:ins>
      <w:del w:id="5" w:author="Mendelson, Alex" w:date="2026-10-04T09:31:00Z" w16du:dateUtc="2026-10-04T16:31:00Z">
        <w:r w:rsidDel="00270EB6">
          <w:rPr>
            <w:rFonts w:ascii="Times New Roman" w:eastAsia="Times New Roman" w:hAnsi="Times New Roman" w:cs="Times New Roman"/>
            <w:sz w:val="24"/>
            <w:szCs w:val="24"/>
          </w:rPr>
          <w:delText xml:space="preserve">mL </w:delText>
        </w:r>
      </w:del>
      <w:ins w:id="6" w:author="Mendelson, Alex" w:date="2026-10-04T09:31:00Z" w16du:dateUtc="2026-10-04T16:31:00Z">
        <w:r w:rsidR="00270EB6">
          <w:rPr>
            <w:rFonts w:ascii="Times New Roman" w:eastAsia="Times New Roman" w:hAnsi="Times New Roman" w:cs="Times New Roman"/>
            <w:sz w:val="24"/>
            <w:szCs w:val="24"/>
          </w:rPr>
          <w:t xml:space="preserve">ml </w:t>
        </w:r>
      </w:ins>
      <w:r>
        <w:rPr>
          <w:rFonts w:ascii="Times New Roman" w:eastAsia="Times New Roman" w:hAnsi="Times New Roman" w:cs="Times New Roman"/>
          <w:sz w:val="24"/>
          <w:szCs w:val="24"/>
        </w:rPr>
        <w:t>Erlenmeyer flask and fill up to x</w:t>
      </w:r>
      <w:ins w:id="7" w:author="Mendelson, Alex" w:date="2026-10-04T09:31:00Z" w16du:dateUtc="2026-10-04T16:31:00Z">
        <w:r w:rsidR="00270EB6">
          <w:rPr>
            <w:rFonts w:ascii="Times New Roman" w:eastAsia="Times New Roman" w:hAnsi="Times New Roman" w:cs="Times New Roman"/>
            <w:sz w:val="24"/>
            <w:szCs w:val="24"/>
          </w:rPr>
          <w:t xml:space="preserve"> </w:t>
        </w:r>
      </w:ins>
      <w:del w:id="8" w:author="Mendelson, Alex" w:date="2026-10-04T09:31:00Z" w16du:dateUtc="2026-10-04T16:31:00Z">
        <w:r w:rsidDel="00270EB6">
          <w:rPr>
            <w:rFonts w:ascii="Times New Roman" w:eastAsia="Times New Roman" w:hAnsi="Times New Roman" w:cs="Times New Roman"/>
            <w:sz w:val="24"/>
            <w:szCs w:val="24"/>
          </w:rPr>
          <w:delText xml:space="preserve">mL </w:delText>
        </w:r>
      </w:del>
      <w:ins w:id="9" w:author="Mendelson, Alex" w:date="2026-10-04T09:31:00Z" w16du:dateUtc="2026-10-04T16:31:00Z">
        <w:r w:rsidR="00270EB6">
          <w:rPr>
            <w:rFonts w:ascii="Times New Roman" w:eastAsia="Times New Roman" w:hAnsi="Times New Roman" w:cs="Times New Roman"/>
            <w:sz w:val="24"/>
            <w:szCs w:val="24"/>
          </w:rPr>
          <w:t xml:space="preserve">ml </w:t>
        </w:r>
      </w:ins>
      <w:r>
        <w:rPr>
          <w:rFonts w:ascii="Times New Roman" w:eastAsia="Times New Roman" w:hAnsi="Times New Roman" w:cs="Times New Roman"/>
          <w:sz w:val="24"/>
          <w:szCs w:val="24"/>
        </w:rPr>
        <w:t xml:space="preserve">with bacteria </w:t>
      </w:r>
      <w:del w:id="10" w:author="Mendelson, Alex" w:date="2026-10-04T09:35:00Z" w16du:dateUtc="2026-10-04T16:35:00Z">
        <w:r w:rsidDel="00717811">
          <w:rPr>
            <w:rFonts w:ascii="Times New Roman" w:eastAsia="Times New Roman" w:hAnsi="Times New Roman" w:cs="Times New Roman"/>
            <w:sz w:val="24"/>
            <w:szCs w:val="24"/>
          </w:rPr>
          <w:delText xml:space="preserve">media </w:delText>
        </w:r>
      </w:del>
      <w:ins w:id="11" w:author="Mendelson, Alex" w:date="2026-10-04T09:35:00Z" w16du:dateUtc="2026-10-04T16:35:00Z">
        <w:r w:rsidR="00717811">
          <w:rPr>
            <w:rFonts w:ascii="Times New Roman" w:eastAsia="Times New Roman" w:hAnsi="Times New Roman" w:cs="Times New Roman"/>
            <w:sz w:val="24"/>
            <w:szCs w:val="24"/>
          </w:rPr>
          <w:t xml:space="preserve">medium </w:t>
        </w:r>
      </w:ins>
      <w:r>
        <w:rPr>
          <w:rFonts w:ascii="Times New Roman" w:eastAsia="Times New Roman" w:hAnsi="Times New Roman" w:cs="Times New Roman"/>
          <w:sz w:val="24"/>
          <w:szCs w:val="24"/>
        </w:rPr>
        <w:t>to start bacterial stock. Place flask onto a stir plate with a</w:t>
      </w:r>
      <w:ins w:id="12" w:author="Mendelson, Alex" w:date="2026-10-04T09:31:00Z" w16du:dateUtc="2026-10-04T16:31:00Z">
        <w:r w:rsidR="00270EB6">
          <w:rPr>
            <w:rFonts w:ascii="Times New Roman" w:eastAsia="Times New Roman" w:hAnsi="Times New Roman" w:cs="Times New Roman"/>
            <w:sz w:val="24"/>
            <w:szCs w:val="24"/>
          </w:rPr>
          <w:t xml:space="preserve"> sterile</w:t>
        </w:r>
      </w:ins>
      <w:r>
        <w:rPr>
          <w:rFonts w:ascii="Times New Roman" w:eastAsia="Times New Roman" w:hAnsi="Times New Roman" w:cs="Times New Roman"/>
          <w:sz w:val="24"/>
          <w:szCs w:val="24"/>
        </w:rPr>
        <w:t xml:space="preserve"> stir bar for 48 hours or until </w:t>
      </w:r>
      <w:del w:id="13" w:author="Mendelson, Alex" w:date="2026-10-04T09:31:00Z" w16du:dateUtc="2026-10-04T16:31:00Z">
        <w:r w:rsidDel="00270EB6">
          <w:rPr>
            <w:rFonts w:ascii="Times New Roman" w:eastAsia="Times New Roman" w:hAnsi="Times New Roman" w:cs="Times New Roman"/>
            <w:sz w:val="24"/>
            <w:szCs w:val="24"/>
          </w:rPr>
          <w:delText>sufficiently turbid</w:delText>
        </w:r>
      </w:del>
      <w:ins w:id="14" w:author="Mendelson, Alex" w:date="2026-10-04T09:31:00Z" w16du:dateUtc="2026-10-04T16:31:00Z">
        <w:r w:rsidR="00270EB6">
          <w:rPr>
            <w:rFonts w:ascii="Times New Roman" w:eastAsia="Times New Roman" w:hAnsi="Times New Roman" w:cs="Times New Roman"/>
            <w:sz w:val="24"/>
            <w:szCs w:val="24"/>
          </w:rPr>
          <w:t>the culture reaches approximately 50% turbidity</w:t>
        </w:r>
      </w:ins>
      <w:r>
        <w:rPr>
          <w:rFonts w:ascii="Times New Roman" w:eastAsia="Times New Roman" w:hAnsi="Times New Roman" w:cs="Times New Roman"/>
          <w:sz w:val="24"/>
          <w:szCs w:val="24"/>
        </w:rPr>
        <w:t xml:space="preserve">. Once </w:t>
      </w:r>
      <w:del w:id="15" w:author="Mendelson, Alex" w:date="2026-10-04T09:32:00Z" w16du:dateUtc="2026-10-04T16:32:00Z">
        <w:r w:rsidDel="00270EB6">
          <w:rPr>
            <w:rFonts w:ascii="Times New Roman" w:eastAsia="Times New Roman" w:hAnsi="Times New Roman" w:cs="Times New Roman"/>
            <w:sz w:val="24"/>
            <w:szCs w:val="24"/>
          </w:rPr>
          <w:delText>finished</w:delText>
        </w:r>
      </w:del>
      <w:ins w:id="16" w:author="Mendelson, Alex" w:date="2026-10-04T09:32:00Z" w16du:dateUtc="2026-10-04T16:32:00Z">
        <w:r w:rsidR="00270EB6">
          <w:rPr>
            <w:rFonts w:ascii="Times New Roman" w:eastAsia="Times New Roman" w:hAnsi="Times New Roman" w:cs="Times New Roman"/>
            <w:sz w:val="24"/>
            <w:szCs w:val="24"/>
          </w:rPr>
          <w:t>grown</w:t>
        </w:r>
      </w:ins>
      <w:r>
        <w:rPr>
          <w:rFonts w:ascii="Times New Roman" w:eastAsia="Times New Roman" w:hAnsi="Times New Roman" w:cs="Times New Roman"/>
          <w:sz w:val="24"/>
          <w:szCs w:val="24"/>
        </w:rPr>
        <w:t xml:space="preserve">, </w:t>
      </w:r>
      <w:ins w:id="17" w:author="Mendelson, Alex" w:date="2026-10-04T09:32:00Z" w16du:dateUtc="2026-10-04T16:32:00Z">
        <w:r w:rsidR="00270EB6">
          <w:rPr>
            <w:rFonts w:ascii="Times New Roman" w:eastAsia="Times New Roman" w:hAnsi="Times New Roman" w:cs="Times New Roman"/>
            <w:sz w:val="24"/>
            <w:szCs w:val="24"/>
          </w:rPr>
          <w:t xml:space="preserve">inspect culture </w:t>
        </w:r>
      </w:ins>
      <w:del w:id="18" w:author="Mendelson, Alex" w:date="2026-10-04T09:32:00Z" w16du:dateUtc="2026-10-04T16:32:00Z">
        <w:r w:rsidDel="00270EB6">
          <w:rPr>
            <w:rFonts w:ascii="Times New Roman" w:eastAsia="Times New Roman" w:hAnsi="Times New Roman" w:cs="Times New Roman"/>
            <w:sz w:val="24"/>
            <w:szCs w:val="24"/>
          </w:rPr>
          <w:delText xml:space="preserve">check under a </w:delText>
        </w:r>
      </w:del>
      <w:ins w:id="19" w:author="Mendelson, Alex" w:date="2026-10-04T09:32:00Z" w16du:dateUtc="2026-10-04T16:32:00Z">
        <w:r w:rsidR="00270EB6">
          <w:rPr>
            <w:rFonts w:ascii="Times New Roman" w:eastAsia="Times New Roman" w:hAnsi="Times New Roman" w:cs="Times New Roman"/>
            <w:sz w:val="24"/>
            <w:szCs w:val="24"/>
          </w:rPr>
          <w:t xml:space="preserve">using a </w:t>
        </w:r>
      </w:ins>
      <w:del w:id="20" w:author="Mendelson, Alex" w:date="2026-10-04T09:32:00Z" w16du:dateUtc="2026-10-04T16:32:00Z">
        <w:r w:rsidDel="00270EB6">
          <w:rPr>
            <w:rFonts w:ascii="Times New Roman" w:eastAsia="Times New Roman" w:hAnsi="Times New Roman" w:cs="Times New Roman"/>
            <w:sz w:val="24"/>
            <w:szCs w:val="24"/>
          </w:rPr>
          <w:delText xml:space="preserve">Brightfield </w:delText>
        </w:r>
      </w:del>
      <w:ins w:id="21" w:author="Mendelson, Alex" w:date="2026-10-04T09:32:00Z" w16du:dateUtc="2026-10-04T16:32:00Z">
        <w:r w:rsidR="00270EB6">
          <w:rPr>
            <w:rFonts w:ascii="Times New Roman" w:eastAsia="Times New Roman" w:hAnsi="Times New Roman" w:cs="Times New Roman"/>
            <w:sz w:val="24"/>
            <w:szCs w:val="24"/>
          </w:rPr>
          <w:t xml:space="preserve">compound </w:t>
        </w:r>
      </w:ins>
      <w:commentRangeStart w:id="22"/>
      <w:r>
        <w:rPr>
          <w:rFonts w:ascii="Times New Roman" w:eastAsia="Times New Roman" w:hAnsi="Times New Roman" w:cs="Times New Roman"/>
          <w:sz w:val="24"/>
          <w:szCs w:val="24"/>
        </w:rPr>
        <w:t xml:space="preserve">microscope </w:t>
      </w:r>
      <w:commentRangeEnd w:id="22"/>
      <w:r w:rsidR="00BB1DBC">
        <w:rPr>
          <w:rStyle w:val="CommentReference"/>
          <w:rFonts w:ascii="Times New Roman" w:eastAsia="Times New Roman" w:hAnsi="Times New Roman" w:cs="Times New Roman"/>
          <w:sz w:val="24"/>
          <w:szCs w:val="24"/>
        </w:rPr>
        <w:commentReference w:id="22"/>
      </w:r>
      <w:r>
        <w:rPr>
          <w:rFonts w:ascii="Times New Roman" w:eastAsia="Times New Roman" w:hAnsi="Times New Roman" w:cs="Times New Roman"/>
          <w:sz w:val="24"/>
          <w:szCs w:val="24"/>
        </w:rPr>
        <w:t xml:space="preserve">to verify the absence of </w:t>
      </w:r>
      <w:ins w:id="23" w:author="Mendelson, Alex" w:date="2026-10-04T09:33:00Z" w16du:dateUtc="2026-10-04T16:33:00Z">
        <w:r w:rsidR="00A61E85">
          <w:rPr>
            <w:rFonts w:ascii="Times New Roman" w:eastAsia="Times New Roman" w:hAnsi="Times New Roman" w:cs="Times New Roman"/>
            <w:sz w:val="24"/>
            <w:szCs w:val="24"/>
          </w:rPr>
          <w:t xml:space="preserve">excessive </w:t>
        </w:r>
        <w:r w:rsidR="00270EB6">
          <w:rPr>
            <w:rFonts w:ascii="Times New Roman" w:eastAsia="Times New Roman" w:hAnsi="Times New Roman" w:cs="Times New Roman"/>
            <w:sz w:val="24"/>
            <w:szCs w:val="24"/>
          </w:rPr>
          <w:t xml:space="preserve">fungal </w:t>
        </w:r>
      </w:ins>
      <w:r>
        <w:rPr>
          <w:rFonts w:ascii="Times New Roman" w:eastAsia="Times New Roman" w:hAnsi="Times New Roman" w:cs="Times New Roman"/>
          <w:sz w:val="24"/>
          <w:szCs w:val="24"/>
        </w:rPr>
        <w:t>contaminants.</w:t>
      </w:r>
    </w:p>
    <w:p w14:paraId="00000002" w14:textId="4422BA8D"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sixty 50</w:t>
      </w:r>
      <w:ins w:id="24" w:author="Mendelson, Alex" w:date="2026-10-04T09:34:00Z" w16du:dateUtc="2026-10-04T16:34:00Z">
        <w:r w:rsidR="00717811">
          <w:rPr>
            <w:rFonts w:ascii="Times New Roman" w:eastAsia="Times New Roman" w:hAnsi="Times New Roman" w:cs="Times New Roman"/>
            <w:sz w:val="24"/>
            <w:szCs w:val="24"/>
          </w:rPr>
          <w:t>-</w:t>
        </w:r>
      </w:ins>
      <w:del w:id="25" w:author="Mendelson, Alex" w:date="2026-10-04T09:34:00Z" w16du:dateUtc="2026-10-04T16:34:00Z">
        <w:r w:rsidDel="00717811">
          <w:rPr>
            <w:rFonts w:ascii="Times New Roman" w:eastAsia="Times New Roman" w:hAnsi="Times New Roman" w:cs="Times New Roman"/>
            <w:sz w:val="24"/>
            <w:szCs w:val="24"/>
          </w:rPr>
          <w:delText xml:space="preserve">mL </w:delText>
        </w:r>
      </w:del>
      <w:ins w:id="26" w:author="Mendelson, Alex" w:date="2026-10-04T09:34:00Z" w16du:dateUtc="2026-10-04T16:34:00Z">
        <w:r w:rsidR="00717811">
          <w:rPr>
            <w:rFonts w:ascii="Times New Roman" w:eastAsia="Times New Roman" w:hAnsi="Times New Roman" w:cs="Times New Roman"/>
            <w:sz w:val="24"/>
            <w:szCs w:val="24"/>
          </w:rPr>
          <w:t xml:space="preserve">ml </w:t>
        </w:r>
      </w:ins>
      <w:del w:id="27" w:author="Mendelson, Alex" w:date="2026-10-04T09:34:00Z" w16du:dateUtc="2026-10-04T16:34:00Z">
        <w:r w:rsidDel="00717811">
          <w:rPr>
            <w:rFonts w:ascii="Times New Roman" w:eastAsia="Times New Roman" w:hAnsi="Times New Roman" w:cs="Times New Roman"/>
            <w:sz w:val="24"/>
            <w:szCs w:val="24"/>
          </w:rPr>
          <w:delText xml:space="preserve">falcon </w:delText>
        </w:r>
      </w:del>
      <w:ins w:id="28" w:author="Mendelson, Alex" w:date="2026-10-04T09:34:00Z" w16du:dateUtc="2026-10-04T16:34:00Z">
        <w:r w:rsidR="00717811">
          <w:rPr>
            <w:rFonts w:ascii="Times New Roman" w:eastAsia="Times New Roman" w:hAnsi="Times New Roman" w:cs="Times New Roman"/>
            <w:sz w:val="24"/>
            <w:szCs w:val="24"/>
          </w:rPr>
          <w:t xml:space="preserve">conical </w:t>
        </w:r>
      </w:ins>
      <w:r>
        <w:rPr>
          <w:rFonts w:ascii="Times New Roman" w:eastAsia="Times New Roman" w:hAnsi="Times New Roman" w:cs="Times New Roman"/>
          <w:sz w:val="24"/>
          <w:szCs w:val="24"/>
        </w:rPr>
        <w:t>tubes with temperature history (25</w:t>
      </w:r>
      <w:ins w:id="29" w:author="Mendelson, Alex" w:date="2026-10-04T09:34:00Z" w16du:dateUtc="2026-10-04T16:34:00Z">
        <w:r w:rsidR="0071781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or 30</w:t>
      </w:r>
      <w:ins w:id="30" w:author="Mendelson, Alex" w:date="2026-10-04T09:34:00Z" w16du:dateUtc="2026-10-04T16:34:00Z">
        <w:r w:rsidR="0071781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and treatment group:</w:t>
      </w:r>
    </w:p>
    <w:p w14:paraId="00000003"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Bacteria = N</w:t>
      </w:r>
    </w:p>
    <w:p w14:paraId="00000004"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Low = L</w:t>
      </w:r>
    </w:p>
    <w:p w14:paraId="00000005"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Medium = M</w:t>
      </w:r>
    </w:p>
    <w:p w14:paraId="00000006"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Medium-High = MH</w:t>
      </w:r>
    </w:p>
    <w:p w14:paraId="00000007"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 H</w:t>
      </w:r>
    </w:p>
    <w:p w14:paraId="00000008"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6 replicates for each treatment, for each temperature history (30 tubes per group, tubes 60 total)</w:t>
      </w:r>
    </w:p>
    <w:p w14:paraId="00000009" w14:textId="74621DAE"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Fill tubes with 20 </w:t>
      </w:r>
      <w:del w:id="31" w:author="Mendelson, Alex" w:date="2026-10-04T09:35:00Z" w16du:dateUtc="2026-10-04T16:35:00Z">
        <w:r w:rsidDel="00717811">
          <w:rPr>
            <w:rFonts w:ascii="Times New Roman" w:eastAsia="Times New Roman" w:hAnsi="Times New Roman" w:cs="Times New Roman"/>
            <w:sz w:val="24"/>
            <w:szCs w:val="24"/>
          </w:rPr>
          <w:delText xml:space="preserve">mL </w:delText>
        </w:r>
      </w:del>
      <w:ins w:id="32" w:author="Mendelson, Alex" w:date="2026-10-04T09:35:00Z" w16du:dateUtc="2026-10-04T16:35:00Z">
        <w:r w:rsidR="00717811">
          <w:rPr>
            <w:rFonts w:ascii="Times New Roman" w:eastAsia="Times New Roman" w:hAnsi="Times New Roman" w:cs="Times New Roman"/>
            <w:sz w:val="24"/>
            <w:szCs w:val="24"/>
          </w:rPr>
          <w:t xml:space="preserve">ml </w:t>
        </w:r>
      </w:ins>
      <w:r>
        <w:rPr>
          <w:rFonts w:ascii="Times New Roman" w:eastAsia="Times New Roman" w:hAnsi="Times New Roman" w:cs="Times New Roman"/>
          <w:sz w:val="24"/>
          <w:szCs w:val="24"/>
        </w:rPr>
        <w:t xml:space="preserve">of rotifer </w:t>
      </w:r>
      <w:del w:id="33" w:author="Mendelson, Alex" w:date="2026-10-04T09:35:00Z" w16du:dateUtc="2026-10-04T16:35:00Z">
        <w:r w:rsidDel="00717811">
          <w:rPr>
            <w:rFonts w:ascii="Times New Roman" w:eastAsia="Times New Roman" w:hAnsi="Times New Roman" w:cs="Times New Roman"/>
            <w:sz w:val="24"/>
            <w:szCs w:val="24"/>
          </w:rPr>
          <w:delText>media</w:delText>
        </w:r>
      </w:del>
      <w:ins w:id="34" w:author="Mendelson, Alex" w:date="2026-10-04T09:35:00Z" w16du:dateUtc="2026-10-04T16:35:00Z">
        <w:r w:rsidR="00717811">
          <w:rPr>
            <w:rFonts w:ascii="Times New Roman" w:eastAsia="Times New Roman" w:hAnsi="Times New Roman" w:cs="Times New Roman"/>
            <w:sz w:val="24"/>
            <w:szCs w:val="24"/>
          </w:rPr>
          <w:t>medium</w:t>
        </w:r>
      </w:ins>
      <w:r>
        <w:rPr>
          <w:rFonts w:ascii="Times New Roman" w:eastAsia="Times New Roman" w:hAnsi="Times New Roman" w:cs="Times New Roman"/>
          <w:sz w:val="24"/>
          <w:szCs w:val="24"/>
        </w:rPr>
        <w:t xml:space="preserve">. </w:t>
      </w:r>
      <w:commentRangeStart w:id="35"/>
      <w:r>
        <w:rPr>
          <w:rFonts w:ascii="Times New Roman" w:eastAsia="Times New Roman" w:hAnsi="Times New Roman" w:cs="Times New Roman"/>
          <w:sz w:val="24"/>
          <w:szCs w:val="24"/>
        </w:rPr>
        <w:t>Record the pH and DO</w:t>
      </w:r>
      <w:commentRangeEnd w:id="35"/>
      <w:r w:rsidR="00BB1DBC">
        <w:rPr>
          <w:rStyle w:val="CommentReference"/>
          <w:rFonts w:ascii="Times New Roman" w:eastAsia="Times New Roman" w:hAnsi="Times New Roman" w:cs="Times New Roman"/>
          <w:sz w:val="24"/>
          <w:szCs w:val="24"/>
        </w:rPr>
        <w:commentReference w:id="35"/>
      </w:r>
      <w:r>
        <w:rPr>
          <w:rFonts w:ascii="Times New Roman" w:eastAsia="Times New Roman" w:hAnsi="Times New Roman" w:cs="Times New Roman"/>
          <w:sz w:val="24"/>
          <w:szCs w:val="24"/>
        </w:rPr>
        <w:t xml:space="preserve"> of </w:t>
      </w:r>
      <w:del w:id="36" w:author="Mendelson, Alex" w:date="2026-10-04T09:35:00Z" w16du:dateUtc="2026-10-04T16:35:00Z">
        <w:r w:rsidDel="00717811">
          <w:rPr>
            <w:rFonts w:ascii="Times New Roman" w:eastAsia="Times New Roman" w:hAnsi="Times New Roman" w:cs="Times New Roman"/>
            <w:sz w:val="24"/>
            <w:szCs w:val="24"/>
          </w:rPr>
          <w:delText xml:space="preserve">rotifer </w:delText>
        </w:r>
      </w:del>
      <w:r>
        <w:rPr>
          <w:rFonts w:ascii="Times New Roman" w:eastAsia="Times New Roman" w:hAnsi="Times New Roman" w:cs="Times New Roman"/>
          <w:sz w:val="24"/>
          <w:szCs w:val="24"/>
        </w:rPr>
        <w:t>medi</w:t>
      </w:r>
      <w:ins w:id="37" w:author="Mendelson, Alex" w:date="2026-10-04T09:35:00Z" w16du:dateUtc="2026-10-04T16:35:00Z">
        <w:r w:rsidR="00717811">
          <w:rPr>
            <w:rFonts w:ascii="Times New Roman" w:eastAsia="Times New Roman" w:hAnsi="Times New Roman" w:cs="Times New Roman"/>
            <w:sz w:val="24"/>
            <w:szCs w:val="24"/>
          </w:rPr>
          <w:t>um</w:t>
        </w:r>
      </w:ins>
      <w:del w:id="38" w:author="Mendelson, Alex" w:date="2026-10-04T09:35:00Z" w16du:dateUtc="2026-10-04T16:35:00Z">
        <w:r w:rsidDel="00717811">
          <w:rPr>
            <w:rFonts w:ascii="Times New Roman" w:eastAsia="Times New Roman" w:hAnsi="Times New Roman" w:cs="Times New Roman"/>
            <w:sz w:val="24"/>
            <w:szCs w:val="24"/>
          </w:rPr>
          <w:delText>a</w:delText>
        </w:r>
      </w:del>
      <w:del w:id="39" w:author="Mendelson, Alex" w:date="2026-10-04T09:36:00Z" w16du:dateUtc="2026-10-04T16:36:00Z">
        <w:r w:rsidDel="00717811">
          <w:rPr>
            <w:rFonts w:ascii="Times New Roman" w:eastAsia="Times New Roman" w:hAnsi="Times New Roman" w:cs="Times New Roman"/>
            <w:sz w:val="24"/>
            <w:szCs w:val="24"/>
          </w:rPr>
          <w:delText xml:space="preserve"> using probes</w:delText>
        </w:r>
      </w:del>
      <w:r>
        <w:rPr>
          <w:rFonts w:ascii="Times New Roman" w:eastAsia="Times New Roman" w:hAnsi="Times New Roman" w:cs="Times New Roman"/>
          <w:sz w:val="24"/>
          <w:szCs w:val="24"/>
        </w:rPr>
        <w:t>.</w:t>
      </w:r>
    </w:p>
    <w:p w14:paraId="0000000A" w14:textId="7A8673F5"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Grab a pair of tubes with a high concentration of rotifers from their respective growth chambers. Vortex mix both tubes and immediately pipette 100</w:t>
      </w:r>
      <w:ins w:id="40" w:author="Mendelson, Alex" w:date="2026-10-04T09:36:00Z" w16du:dateUtc="2026-10-04T16:36:00Z">
        <w:r w:rsidR="00717811">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μ</w:t>
      </w:r>
      <w:ins w:id="41" w:author="Mendelson, Alex" w:date="2026-10-04T09:36:00Z" w16du:dateUtc="2026-10-04T16:36:00Z">
        <w:r w:rsidR="00717811">
          <w:rPr>
            <w:rFonts w:ascii="Times New Roman" w:eastAsia="Times New Roman" w:hAnsi="Times New Roman" w:cs="Times New Roman"/>
            <w:sz w:val="24"/>
            <w:szCs w:val="24"/>
          </w:rPr>
          <w:t>l</w:t>
        </w:r>
      </w:ins>
      <w:del w:id="42" w:author="Mendelson, Alex" w:date="2026-10-04T09:36:00Z" w16du:dateUtc="2026-10-04T16:36:00Z">
        <w:r w:rsidDel="00717811">
          <w:rPr>
            <w:rFonts w:ascii="Times New Roman" w:eastAsia="Times New Roman" w:hAnsi="Times New Roman" w:cs="Times New Roman"/>
            <w:sz w:val="24"/>
            <w:szCs w:val="24"/>
          </w:rPr>
          <w:delText>L</w:delText>
        </w:r>
      </w:del>
      <w:r>
        <w:rPr>
          <w:rFonts w:ascii="Times New Roman" w:eastAsia="Times New Roman" w:hAnsi="Times New Roman" w:cs="Times New Roman"/>
          <w:sz w:val="24"/>
          <w:szCs w:val="24"/>
        </w:rPr>
        <w:t xml:space="preserve"> of each onto separate Palmer cells. Then, count and record the number of rotifers present on the slides. Repeat three times and average the counts for each tube. Estimate the total concentration of rotifers in each tube and determine </w:t>
      </w:r>
      <w:del w:id="43" w:author="Mendelson, Alex" w:date="2026-10-04T09:37:00Z" w16du:dateUtc="2026-10-04T16:37:00Z">
        <w:r w:rsidDel="00717811">
          <w:rPr>
            <w:rFonts w:ascii="Times New Roman" w:eastAsia="Times New Roman" w:hAnsi="Times New Roman" w:cs="Times New Roman"/>
            <w:sz w:val="24"/>
            <w:szCs w:val="24"/>
          </w:rPr>
          <w:delText>how many microliters are necessary to pull out</w:delText>
        </w:r>
      </w:del>
      <w:ins w:id="44" w:author="Mendelson, Alex" w:date="2026-10-04T09:37:00Z" w16du:dateUtc="2026-10-04T16:37:00Z">
        <w:r w:rsidR="00717811">
          <w:rPr>
            <w:rFonts w:ascii="Times New Roman" w:eastAsia="Times New Roman" w:hAnsi="Times New Roman" w:cs="Times New Roman"/>
            <w:sz w:val="24"/>
            <w:szCs w:val="24"/>
          </w:rPr>
          <w:t>what volume is necess</w:t>
        </w:r>
      </w:ins>
      <w:ins w:id="45" w:author="Mendelson, Alex" w:date="2026-10-04T09:38:00Z" w16du:dateUtc="2026-10-04T16:38:00Z">
        <w:r w:rsidR="00717811">
          <w:rPr>
            <w:rFonts w:ascii="Times New Roman" w:eastAsia="Times New Roman" w:hAnsi="Times New Roman" w:cs="Times New Roman"/>
            <w:sz w:val="24"/>
            <w:szCs w:val="24"/>
          </w:rPr>
          <w:t>ary to achieve a concentration of</w:t>
        </w:r>
      </w:ins>
      <w:r>
        <w:rPr>
          <w:rFonts w:ascii="Times New Roman" w:eastAsia="Times New Roman" w:hAnsi="Times New Roman" w:cs="Times New Roman"/>
          <w:sz w:val="24"/>
          <w:szCs w:val="24"/>
        </w:rPr>
        <w:t xml:space="preserve"> ~x (number of rotifers) </w:t>
      </w:r>
      <w:ins w:id="46" w:author="Mendelson, Alex" w:date="2026-10-04T09:38:00Z" w16du:dateUtc="2026-10-04T16:38:00Z">
        <w:r w:rsidR="00717811">
          <w:rPr>
            <w:rFonts w:ascii="Times New Roman" w:eastAsia="Times New Roman" w:hAnsi="Times New Roman" w:cs="Times New Roman"/>
            <w:sz w:val="24"/>
            <w:szCs w:val="24"/>
          </w:rPr>
          <w:t xml:space="preserve">per ml </w:t>
        </w:r>
      </w:ins>
      <w:r>
        <w:rPr>
          <w:rFonts w:ascii="Times New Roman" w:eastAsia="Times New Roman" w:hAnsi="Times New Roman" w:cs="Times New Roman"/>
          <w:sz w:val="24"/>
          <w:szCs w:val="24"/>
        </w:rPr>
        <w:t>in</w:t>
      </w:r>
      <w:del w:id="47" w:author="Mendelson, Alex" w:date="2026-10-04T09:38:00Z" w16du:dateUtc="2026-10-04T16:38:00Z">
        <w:r w:rsidDel="00717811">
          <w:rPr>
            <w:rFonts w:ascii="Times New Roman" w:eastAsia="Times New Roman" w:hAnsi="Times New Roman" w:cs="Times New Roman"/>
            <w:sz w:val="24"/>
            <w:szCs w:val="24"/>
          </w:rPr>
          <w:delText>to</w:delText>
        </w:r>
      </w:del>
      <w:r>
        <w:rPr>
          <w:rFonts w:ascii="Times New Roman" w:eastAsia="Times New Roman" w:hAnsi="Times New Roman" w:cs="Times New Roman"/>
          <w:sz w:val="24"/>
          <w:szCs w:val="24"/>
        </w:rPr>
        <w:t xml:space="preserve"> each labeled tube. Make sure that rotifers from either the 25℃ or 30℃ growth chamber end up in the corresponding temperature group noted by the label on the tube.</w:t>
      </w:r>
    </w:p>
    <w:p w14:paraId="0000000B" w14:textId="77777777"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Next, pipette an amount of bacteria stock into the tubes depending on treatment:</w:t>
      </w:r>
    </w:p>
    <w:p w14:paraId="0000000C"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N-tubes receive no stock</w:t>
      </w:r>
    </w:p>
    <w:p w14:paraId="0000000D" w14:textId="5DA06B13"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L-tubes receive 2</w:t>
      </w:r>
      <w:ins w:id="48" w:author="Mendelson, Alex" w:date="2026-10-04T09:38:00Z" w16du:dateUtc="2026-10-04T16:38:00Z">
        <w:r w:rsidR="007D6B9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μ</w:t>
      </w:r>
      <w:ins w:id="49" w:author="Mendelson, Alex" w:date="2026-10-04T09:38:00Z" w16du:dateUtc="2026-10-04T16:38:00Z">
        <w:r w:rsidR="007D6B9A">
          <w:rPr>
            <w:rFonts w:ascii="Times New Roman" w:eastAsia="Times New Roman" w:hAnsi="Times New Roman" w:cs="Times New Roman"/>
            <w:sz w:val="24"/>
            <w:szCs w:val="24"/>
          </w:rPr>
          <w:t>l</w:t>
        </w:r>
      </w:ins>
      <w:del w:id="50" w:author="Mendelson, Alex" w:date="2026-10-04T09:38:00Z" w16du:dateUtc="2026-10-04T16:38:00Z">
        <w:r w:rsidDel="007D6B9A">
          <w:rPr>
            <w:rFonts w:ascii="Times New Roman" w:eastAsia="Times New Roman" w:hAnsi="Times New Roman" w:cs="Times New Roman"/>
            <w:sz w:val="24"/>
            <w:szCs w:val="24"/>
          </w:rPr>
          <w:delText>L</w:delText>
        </w:r>
      </w:del>
    </w:p>
    <w:p w14:paraId="0000000E" w14:textId="1017A81B"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M-tubes receive 20</w:t>
      </w:r>
      <w:ins w:id="51" w:author="Mendelson, Alex" w:date="2026-10-04T09:39:00Z" w16du:dateUtc="2026-10-04T16:39:00Z">
        <w:r w:rsidR="007D6B9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μ</w:t>
      </w:r>
      <w:ins w:id="52" w:author="Mendelson, Alex" w:date="2026-10-04T09:39:00Z" w16du:dateUtc="2026-10-04T16:39:00Z">
        <w:r w:rsidR="007D6B9A">
          <w:rPr>
            <w:rFonts w:ascii="Times New Roman" w:eastAsia="Times New Roman" w:hAnsi="Times New Roman" w:cs="Times New Roman"/>
            <w:sz w:val="24"/>
            <w:szCs w:val="24"/>
          </w:rPr>
          <w:t>l</w:t>
        </w:r>
      </w:ins>
      <w:del w:id="53" w:author="Mendelson, Alex" w:date="2026-10-04T09:39:00Z" w16du:dateUtc="2026-10-04T16:39:00Z">
        <w:r w:rsidDel="007D6B9A">
          <w:rPr>
            <w:rFonts w:ascii="Times New Roman" w:eastAsia="Times New Roman" w:hAnsi="Times New Roman" w:cs="Times New Roman"/>
            <w:sz w:val="24"/>
            <w:szCs w:val="24"/>
          </w:rPr>
          <w:delText>L</w:delText>
        </w:r>
      </w:del>
    </w:p>
    <w:p w14:paraId="0000000F" w14:textId="1D4E3D58"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MH-tubes receive 200</w:t>
      </w:r>
      <w:ins w:id="54" w:author="Mendelson, Alex" w:date="2026-10-04T09:39:00Z" w16du:dateUtc="2026-10-04T16:39:00Z">
        <w:r w:rsidR="007D6B9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μ</w:t>
      </w:r>
      <w:ins w:id="55" w:author="Mendelson, Alex" w:date="2026-10-04T09:39:00Z" w16du:dateUtc="2026-10-04T16:39:00Z">
        <w:r w:rsidR="007D6B9A">
          <w:rPr>
            <w:rFonts w:ascii="Times New Roman" w:eastAsia="Times New Roman" w:hAnsi="Times New Roman" w:cs="Times New Roman"/>
            <w:sz w:val="24"/>
            <w:szCs w:val="24"/>
          </w:rPr>
          <w:t>l</w:t>
        </w:r>
      </w:ins>
      <w:del w:id="56" w:author="Mendelson, Alex" w:date="2026-10-04T09:39:00Z" w16du:dateUtc="2026-10-04T16:39:00Z">
        <w:r w:rsidDel="007D6B9A">
          <w:rPr>
            <w:rFonts w:ascii="Times New Roman" w:eastAsia="Times New Roman" w:hAnsi="Times New Roman" w:cs="Times New Roman"/>
            <w:sz w:val="24"/>
            <w:szCs w:val="24"/>
          </w:rPr>
          <w:delText>L</w:delText>
        </w:r>
      </w:del>
    </w:p>
    <w:p w14:paraId="00000010" w14:textId="24297D64"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H-tubes receive 2</w:t>
      </w:r>
      <w:ins w:id="57" w:author="Mendelson, Alex" w:date="2026-10-04T09:39:00Z" w16du:dateUtc="2026-10-04T16:39:00Z">
        <w:r w:rsidR="007D6B9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m</w:t>
      </w:r>
      <w:ins w:id="58" w:author="Mendelson, Alex" w:date="2026-10-04T09:39:00Z" w16du:dateUtc="2026-10-04T16:39:00Z">
        <w:r w:rsidR="007D6B9A">
          <w:rPr>
            <w:rFonts w:ascii="Times New Roman" w:eastAsia="Times New Roman" w:hAnsi="Times New Roman" w:cs="Times New Roman"/>
            <w:sz w:val="24"/>
            <w:szCs w:val="24"/>
          </w:rPr>
          <w:t>l</w:t>
        </w:r>
      </w:ins>
      <w:del w:id="59" w:author="Mendelson, Alex" w:date="2026-10-04T09:39:00Z" w16du:dateUtc="2026-10-04T16:39:00Z">
        <w:r w:rsidDel="007D6B9A">
          <w:rPr>
            <w:rFonts w:ascii="Times New Roman" w:eastAsia="Times New Roman" w:hAnsi="Times New Roman" w:cs="Times New Roman"/>
            <w:sz w:val="24"/>
            <w:szCs w:val="24"/>
          </w:rPr>
          <w:delText>L</w:delText>
        </w:r>
      </w:del>
    </w:p>
    <w:p w14:paraId="00000011" w14:textId="77777777"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Daily (including right after setting up the experiment) for 2 weeks:</w:t>
      </w:r>
    </w:p>
    <w:p w14:paraId="00000012" w14:textId="3645F753"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Vortex mix tube and immediately pipette 100μL onto a Palmer cell slide. </w:t>
      </w:r>
      <w:del w:id="60" w:author="Mendelson, Alex" w:date="2026-10-04T09:39:00Z" w16du:dateUtc="2026-10-04T16:39:00Z">
        <w:r w:rsidDel="004E2951">
          <w:rPr>
            <w:rFonts w:ascii="Times New Roman" w:eastAsia="Times New Roman" w:hAnsi="Times New Roman" w:cs="Times New Roman"/>
            <w:sz w:val="24"/>
            <w:szCs w:val="24"/>
          </w:rPr>
          <w:delText>Under a</w:delText>
        </w:r>
      </w:del>
      <w:ins w:id="61" w:author="Mendelson, Alex" w:date="2026-10-04T09:39:00Z" w16du:dateUtc="2026-10-04T16:39:00Z">
        <w:r w:rsidR="004E2951">
          <w:rPr>
            <w:rFonts w:ascii="Times New Roman" w:eastAsia="Times New Roman" w:hAnsi="Times New Roman" w:cs="Times New Roman"/>
            <w:sz w:val="24"/>
            <w:szCs w:val="24"/>
          </w:rPr>
          <w:t>Using a compound</w:t>
        </w:r>
      </w:ins>
      <w:r>
        <w:rPr>
          <w:rFonts w:ascii="Times New Roman" w:eastAsia="Times New Roman" w:hAnsi="Times New Roman" w:cs="Times New Roman"/>
          <w:sz w:val="24"/>
          <w:szCs w:val="24"/>
        </w:rPr>
        <w:t xml:space="preserve"> </w:t>
      </w:r>
      <w:commentRangeStart w:id="62"/>
      <w:r>
        <w:rPr>
          <w:rFonts w:ascii="Times New Roman" w:eastAsia="Times New Roman" w:hAnsi="Times New Roman" w:cs="Times New Roman"/>
          <w:sz w:val="24"/>
          <w:szCs w:val="24"/>
        </w:rPr>
        <w:t>microscope</w:t>
      </w:r>
      <w:commentRangeEnd w:id="62"/>
      <w:r w:rsidR="00BB1DBC">
        <w:rPr>
          <w:rStyle w:val="CommentReference"/>
          <w:rFonts w:ascii="Times New Roman" w:eastAsia="Times New Roman" w:hAnsi="Times New Roman" w:cs="Times New Roman"/>
          <w:sz w:val="24"/>
          <w:szCs w:val="24"/>
        </w:rPr>
        <w:commentReference w:id="62"/>
      </w:r>
      <w:r>
        <w:rPr>
          <w:rFonts w:ascii="Times New Roman" w:eastAsia="Times New Roman" w:hAnsi="Times New Roman" w:cs="Times New Roman"/>
          <w:sz w:val="24"/>
          <w:szCs w:val="24"/>
        </w:rPr>
        <w:t>, count the total number of rotifers using a click counter. Repeat for all tubes, recording counts on an Excel spreadsheet. Thoroughly wash and dry slides and cover slips afterwards.</w:t>
      </w:r>
    </w:p>
    <w:p w14:paraId="00000013" w14:textId="3B809A49"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 out a </w:t>
      </w:r>
      <w:commentRangeStart w:id="63"/>
      <w:r>
        <w:rPr>
          <w:rFonts w:ascii="Times New Roman" w:eastAsia="Times New Roman" w:hAnsi="Times New Roman" w:cs="Times New Roman"/>
          <w:sz w:val="24"/>
          <w:szCs w:val="24"/>
        </w:rPr>
        <w:t xml:space="preserve">standard 96-well plate </w:t>
      </w:r>
      <w:commentRangeEnd w:id="63"/>
      <w:r w:rsidR="00BB1DBC">
        <w:rPr>
          <w:rStyle w:val="CommentReference"/>
          <w:rFonts w:ascii="Times New Roman" w:eastAsia="Times New Roman" w:hAnsi="Times New Roman" w:cs="Times New Roman"/>
          <w:sz w:val="24"/>
          <w:szCs w:val="24"/>
        </w:rPr>
        <w:commentReference w:id="63"/>
      </w:r>
      <w:r>
        <w:rPr>
          <w:rFonts w:ascii="Times New Roman" w:eastAsia="Times New Roman" w:hAnsi="Times New Roman" w:cs="Times New Roman"/>
          <w:sz w:val="24"/>
          <w:szCs w:val="24"/>
        </w:rPr>
        <w:t>and cover it with a piece of mesh to filter out rotifers and allow bacteria to pass through. Pipette x</w:t>
      </w:r>
      <w:ins w:id="64" w:author="Mendelson, Alex" w:date="2026-10-04T09:40:00Z" w16du:dateUtc="2026-10-04T16:40:00Z">
        <w:r w:rsidR="006E1B3E">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μ</w:t>
      </w:r>
      <w:ins w:id="65" w:author="Mendelson, Alex" w:date="2026-10-04T09:40:00Z" w16du:dateUtc="2026-10-04T16:40:00Z">
        <w:r w:rsidR="006E1B3E">
          <w:rPr>
            <w:rFonts w:ascii="Times New Roman" w:eastAsia="Times New Roman" w:hAnsi="Times New Roman" w:cs="Times New Roman"/>
            <w:sz w:val="24"/>
            <w:szCs w:val="24"/>
          </w:rPr>
          <w:t>l</w:t>
        </w:r>
      </w:ins>
      <w:del w:id="66" w:author="Mendelson, Alex" w:date="2026-10-04T09:40:00Z" w16du:dateUtc="2026-10-04T16:40:00Z">
        <w:r w:rsidDel="006E1B3E">
          <w:rPr>
            <w:rFonts w:ascii="Times New Roman" w:eastAsia="Times New Roman" w:hAnsi="Times New Roman" w:cs="Times New Roman"/>
            <w:sz w:val="24"/>
            <w:szCs w:val="24"/>
          </w:rPr>
          <w:delText>L</w:delText>
        </w:r>
      </w:del>
      <w:r>
        <w:rPr>
          <w:rFonts w:ascii="Times New Roman" w:eastAsia="Times New Roman" w:hAnsi="Times New Roman" w:cs="Times New Roman"/>
          <w:sz w:val="24"/>
          <w:szCs w:val="24"/>
        </w:rPr>
        <w:t xml:space="preserve"> of each tube into the plate by pressing the pipette tip directly against the mesh. Fill down columns, so that each treatment is its own column. Record which treatments are associated </w:t>
      </w:r>
      <w:r>
        <w:rPr>
          <w:rFonts w:ascii="Times New Roman" w:eastAsia="Times New Roman" w:hAnsi="Times New Roman" w:cs="Times New Roman"/>
          <w:sz w:val="24"/>
          <w:szCs w:val="24"/>
        </w:rPr>
        <w:lastRenderedPageBreak/>
        <w:t>with which columns. For column 11, fill six wells with just rotifer medi</w:t>
      </w:r>
      <w:ins w:id="67" w:author="Mendelson, Alex" w:date="2026-10-04T09:41:00Z" w16du:dateUtc="2026-10-04T16:41:00Z">
        <w:r w:rsidR="006E1B3E">
          <w:rPr>
            <w:rFonts w:ascii="Times New Roman" w:eastAsia="Times New Roman" w:hAnsi="Times New Roman" w:cs="Times New Roman"/>
            <w:sz w:val="24"/>
            <w:szCs w:val="24"/>
          </w:rPr>
          <w:t>um</w:t>
        </w:r>
      </w:ins>
      <w:del w:id="68" w:author="Mendelson, Alex" w:date="2026-10-04T09:41:00Z" w16du:dateUtc="2026-10-04T16:41:00Z">
        <w:r w:rsidDel="006E1B3E">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 as a blank.</w:t>
      </w:r>
    </w:p>
    <w:p w14:paraId="00000014"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Place tubes onto two separate foam racks according to temperature history. Place racks into either 25℃ or 30℃ growth chambers.</w:t>
      </w:r>
    </w:p>
    <w:p w14:paraId="00000015" w14:textId="3CD1E88C"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Carry well plate to Spectramax 190 Microplate Reader </w:t>
      </w:r>
      <w:ins w:id="69" w:author="Mendelson, Alex" w:date="2026-10-04T09:52:00Z" w16du:dateUtc="2026-10-04T16:52:00Z">
        <w:r w:rsidR="00BB1DBC">
          <w:rPr>
            <w:rFonts w:ascii="Times New Roman" w:eastAsia="Times New Roman" w:hAnsi="Times New Roman" w:cs="Times New Roman"/>
            <w:sz w:val="24"/>
            <w:szCs w:val="24"/>
          </w:rPr>
          <w:t>(</w:t>
        </w:r>
        <w:commentRangeStart w:id="70"/>
        <w:r w:rsidR="00BB1DBC">
          <w:rPr>
            <w:rFonts w:ascii="Times New Roman" w:eastAsia="Times New Roman" w:hAnsi="Times New Roman" w:cs="Times New Roman"/>
            <w:sz w:val="24"/>
            <w:szCs w:val="24"/>
          </w:rPr>
          <w:t>Molecular Devices, San Jose, CA, USA</w:t>
        </w:r>
      </w:ins>
      <w:commentRangeEnd w:id="70"/>
      <w:r w:rsidR="00CA4D71">
        <w:rPr>
          <w:rStyle w:val="CommentReference"/>
          <w:rFonts w:ascii="Times New Roman" w:eastAsia="Times New Roman" w:hAnsi="Times New Roman" w:cs="Times New Roman"/>
          <w:sz w:val="24"/>
          <w:szCs w:val="24"/>
        </w:rPr>
        <w:commentReference w:id="70"/>
      </w:r>
      <w:ins w:id="71" w:author="Mendelson, Alex" w:date="2026-10-04T09:52:00Z" w16du:dateUtc="2026-10-04T16:52:00Z">
        <w:r w:rsidR="00BB1DB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and place onto loading rack. Using </w:t>
      </w:r>
      <w:commentRangeStart w:id="72"/>
      <w:r>
        <w:rPr>
          <w:rFonts w:ascii="Times New Roman" w:eastAsia="Times New Roman" w:hAnsi="Times New Roman" w:cs="Times New Roman"/>
          <w:sz w:val="24"/>
          <w:szCs w:val="24"/>
        </w:rPr>
        <w:t>SoftMax Pro software</w:t>
      </w:r>
      <w:commentRangeEnd w:id="72"/>
      <w:r w:rsidR="002E0826">
        <w:rPr>
          <w:rStyle w:val="CommentReference"/>
          <w:rFonts w:ascii="Times New Roman" w:eastAsia="Times New Roman" w:hAnsi="Times New Roman" w:cs="Times New Roman"/>
          <w:sz w:val="24"/>
          <w:szCs w:val="24"/>
        </w:rPr>
        <w:commentReference w:id="72"/>
      </w:r>
      <w:r>
        <w:rPr>
          <w:rFonts w:ascii="Times New Roman" w:eastAsia="Times New Roman" w:hAnsi="Times New Roman" w:cs="Times New Roman"/>
          <w:sz w:val="24"/>
          <w:szCs w:val="24"/>
        </w:rPr>
        <w:t>, close rack, make sure the Lm1 wavelength is set to 600</w:t>
      </w:r>
      <w:ins w:id="73" w:author="Mendelson, Alex" w:date="2026-10-04T09:42:00Z" w16du:dateUtc="2026-10-04T16:42:00Z">
        <w:r w:rsidR="002E0826">
          <w:rPr>
            <w:rFonts w:ascii="Times New Roman" w:eastAsia="Times New Roman" w:hAnsi="Times New Roman" w:cs="Times New Roman"/>
            <w:sz w:val="24"/>
            <w:szCs w:val="24"/>
          </w:rPr>
          <w:t xml:space="preserve"> nm</w:t>
        </w:r>
      </w:ins>
      <w:r>
        <w:rPr>
          <w:rFonts w:ascii="Times New Roman" w:eastAsia="Times New Roman" w:hAnsi="Times New Roman" w:cs="Times New Roman"/>
          <w:sz w:val="24"/>
          <w:szCs w:val="24"/>
        </w:rPr>
        <w:t>, and assign groups to each column with associated treatment groups.</w:t>
      </w:r>
    </w:p>
    <w:p w14:paraId="00000016"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Press “Read” and wait for the spectrophotometer to return absorbance readings. Move the absorbance data file onto a flash drive and carry it back to the lab. Extract data onto a personal laptop and special paste data into an Excel spreadsheet.</w:t>
      </w:r>
    </w:p>
    <w:p w14:paraId="00000017" w14:textId="77777777" w:rsidR="00AD1C04"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Thoroughly clean 96-well plate, laying it face down on a piece of paper towel to dry.</w:t>
      </w:r>
    </w:p>
    <w:p w14:paraId="00000018" w14:textId="77777777" w:rsidR="00AD1C04"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final measurements are taken on the 14th day, record pH and DO of each tube.</w:t>
      </w:r>
    </w:p>
    <w:p w14:paraId="00000019" w14:textId="77777777" w:rsidR="00AD1C04" w:rsidRDefault="00AD1C04">
      <w:pPr>
        <w:rPr>
          <w:rFonts w:ascii="Times New Roman" w:eastAsia="Times New Roman" w:hAnsi="Times New Roman" w:cs="Times New Roman"/>
          <w:sz w:val="24"/>
          <w:szCs w:val="24"/>
        </w:rPr>
      </w:pPr>
    </w:p>
    <w:p w14:paraId="0000001A" w14:textId="77777777" w:rsidR="00AD1C04" w:rsidRDefault="00AD1C04">
      <w:pPr>
        <w:rPr>
          <w:rFonts w:ascii="Times New Roman" w:eastAsia="Times New Roman" w:hAnsi="Times New Roman" w:cs="Times New Roman"/>
          <w:sz w:val="24"/>
          <w:szCs w:val="24"/>
        </w:rPr>
      </w:pPr>
    </w:p>
    <w:p w14:paraId="0000001B" w14:textId="77777777" w:rsidR="00AD1C04" w:rsidRDefault="00AD1C04">
      <w:pPr>
        <w:rPr>
          <w:rFonts w:ascii="Times New Roman" w:eastAsia="Times New Roman" w:hAnsi="Times New Roman" w:cs="Times New Roman"/>
          <w:sz w:val="24"/>
          <w:szCs w:val="24"/>
        </w:rPr>
      </w:pPr>
    </w:p>
    <w:sectPr w:rsidR="00AD1C04">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Mendelson, Alex" w:date="2026-10-04T09:46:00Z" w:initials="AM">
    <w:p w14:paraId="252EFC8C" w14:textId="77777777" w:rsidR="00BB1DBC" w:rsidRDefault="00BB1DBC" w:rsidP="00BB1DBC">
      <w:pPr>
        <w:pStyle w:val="CommentText"/>
      </w:pPr>
      <w:r>
        <w:rPr>
          <w:rStyle w:val="CommentReference"/>
        </w:rPr>
        <w:annotationRef/>
      </w:r>
      <w:r>
        <w:t>Include magnification (and if using phase contrast or just regular brightfield)</w:t>
      </w:r>
    </w:p>
  </w:comment>
  <w:comment w:id="35" w:author="Mendelson, Alex" w:date="2026-10-04T09:49:00Z" w:initials="AM">
    <w:p w14:paraId="7E6147BC" w14:textId="77777777" w:rsidR="00BB1DBC" w:rsidRDefault="00BB1DBC" w:rsidP="00BB1DBC">
      <w:pPr>
        <w:pStyle w:val="CommentText"/>
      </w:pPr>
      <w:r>
        <w:rPr>
          <w:rStyle w:val="CommentReference"/>
        </w:rPr>
        <w:annotationRef/>
      </w:r>
      <w:r>
        <w:t>Do you have these probes yet? If you do (or, when you do), grab their manufacturing details like you did for the spectrophotometer below.</w:t>
      </w:r>
    </w:p>
  </w:comment>
  <w:comment w:id="62" w:author="Mendelson, Alex" w:date="2026-10-04T09:46:00Z" w:initials="AM">
    <w:p w14:paraId="3B2130E8" w14:textId="77777777" w:rsidR="00BB1DBC" w:rsidRDefault="00BB1DBC" w:rsidP="00BB1DBC">
      <w:pPr>
        <w:pStyle w:val="CommentText"/>
      </w:pPr>
      <w:r>
        <w:rPr>
          <w:rStyle w:val="CommentReference"/>
        </w:rPr>
        <w:annotationRef/>
      </w:r>
      <w:r>
        <w:t>magnification</w:t>
      </w:r>
    </w:p>
  </w:comment>
  <w:comment w:id="63" w:author="Mendelson, Alex" w:date="2026-10-04T09:47:00Z" w:initials="AM">
    <w:p w14:paraId="4188E00C" w14:textId="77777777" w:rsidR="00BB1DBC" w:rsidRDefault="00BB1DBC" w:rsidP="00BB1DBC">
      <w:pPr>
        <w:pStyle w:val="CommentText"/>
      </w:pPr>
      <w:r>
        <w:rPr>
          <w:rStyle w:val="CommentReference"/>
        </w:rPr>
        <w:annotationRef/>
      </w:r>
      <w:r>
        <w:t>Maybe include whether these are round- or flat-bottom? And also, clarify if there is any coating, which should be mentioned on the package or on the manufacturer’s store page online/</w:t>
      </w:r>
    </w:p>
  </w:comment>
  <w:comment w:id="70" w:author="Mendelson, Alex" w:date="2026-10-04T09:53:00Z" w:initials="AM">
    <w:p w14:paraId="11824ABD" w14:textId="77777777" w:rsidR="00CA4D71" w:rsidRDefault="00CA4D71" w:rsidP="00CA4D71">
      <w:pPr>
        <w:pStyle w:val="CommentText"/>
      </w:pPr>
      <w:r>
        <w:rPr>
          <w:rStyle w:val="CommentReference"/>
        </w:rPr>
        <w:annotationRef/>
      </w:r>
      <w:r>
        <w:t>Not necessary for here, but just FYI for when you write a real methods section, you’ll want to have the manufacturer info for lab equipment</w:t>
      </w:r>
    </w:p>
  </w:comment>
  <w:comment w:id="72" w:author="Mendelson, Alex" w:date="2026-10-04T09:42:00Z" w:initials="AM">
    <w:p w14:paraId="44D9C5A7" w14:textId="77777777" w:rsidR="002E0826" w:rsidRDefault="002E0826" w:rsidP="002E0826">
      <w:pPr>
        <w:pStyle w:val="CommentText"/>
      </w:pPr>
      <w:r>
        <w:rPr>
          <w:rStyle w:val="CommentReference"/>
        </w:rPr>
        <w:annotationRef/>
      </w:r>
      <w:r>
        <w:t>Grab the version number of this software, you’ll need to report that when you write up these methods for realsies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2EFC8C" w15:done="0"/>
  <w15:commentEx w15:paraId="7E6147BC" w15:done="0"/>
  <w15:commentEx w15:paraId="3B2130E8" w15:done="0"/>
  <w15:commentEx w15:paraId="4188E00C" w15:done="0"/>
  <w15:commentEx w15:paraId="11824ABD" w15:done="0"/>
  <w15:commentEx w15:paraId="44D9C5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0F929" w16cex:dateUtc="2026-10-04T16:46:00Z"/>
  <w16cex:commentExtensible w16cex:durableId="1A116BD5" w16cex:dateUtc="2026-10-04T16:49:00Z"/>
  <w16cex:commentExtensible w16cex:durableId="624D7B3F" w16cex:dateUtc="2026-10-04T16:46:00Z"/>
  <w16cex:commentExtensible w16cex:durableId="6302D634" w16cex:dateUtc="2026-10-04T16:47:00Z"/>
  <w16cex:commentExtensible w16cex:durableId="2F005823" w16cex:dateUtc="2026-10-04T16:53:00Z"/>
  <w16cex:commentExtensible w16cex:durableId="76A004C4" w16cex:dateUtc="2026-10-04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2EFC8C" w16cid:durableId="0EC0F929"/>
  <w16cid:commentId w16cid:paraId="7E6147BC" w16cid:durableId="1A116BD5"/>
  <w16cid:commentId w16cid:paraId="3B2130E8" w16cid:durableId="624D7B3F"/>
  <w16cid:commentId w16cid:paraId="4188E00C" w16cid:durableId="6302D634"/>
  <w16cid:commentId w16cid:paraId="11824ABD" w16cid:durableId="2F005823"/>
  <w16cid:commentId w16cid:paraId="44D9C5A7" w16cid:durableId="76A004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02BE" w14:textId="77777777" w:rsidR="00773E5A" w:rsidRDefault="00773E5A">
      <w:pPr>
        <w:spacing w:line="240" w:lineRule="auto"/>
      </w:pPr>
      <w:r>
        <w:separator/>
      </w:r>
    </w:p>
  </w:endnote>
  <w:endnote w:type="continuationSeparator" w:id="0">
    <w:p w14:paraId="65A484EA" w14:textId="77777777" w:rsidR="00773E5A" w:rsidRDefault="00773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88F719-07E6-461D-9DFD-BB50972EE1DE}"/>
  </w:font>
  <w:font w:name="Cambria">
    <w:panose1 w:val="02040503050406030204"/>
    <w:charset w:val="00"/>
    <w:family w:val="roman"/>
    <w:pitch w:val="variable"/>
    <w:sig w:usb0="E00006FF" w:usb1="420024FF" w:usb2="02000000" w:usb3="00000000" w:csb0="0000019F" w:csb1="00000000"/>
    <w:embedRegular r:id="rId2" w:fontKey="{DC8FA586-61D7-4F94-BF3E-B8332F3C04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7455" w14:textId="77777777" w:rsidR="00773E5A" w:rsidRDefault="00773E5A">
      <w:pPr>
        <w:spacing w:line="240" w:lineRule="auto"/>
      </w:pPr>
      <w:r>
        <w:separator/>
      </w:r>
    </w:p>
  </w:footnote>
  <w:footnote w:type="continuationSeparator" w:id="0">
    <w:p w14:paraId="21F36FCB" w14:textId="77777777" w:rsidR="00773E5A" w:rsidRDefault="00773E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C" w14:textId="77777777" w:rsidR="00AD1C04" w:rsidRDefault="00AD1C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212"/>
    <w:multiLevelType w:val="multilevel"/>
    <w:tmpl w:val="FC9EE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26707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elson, Alex">
    <w15:presenceInfo w15:providerId="AD" w15:userId="S::alex.mendelson.698@my.csun.edu::b5197b80-85c3-4871-be06-fccfde9bb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04"/>
    <w:rsid w:val="00270EB6"/>
    <w:rsid w:val="002E0826"/>
    <w:rsid w:val="004C5A5E"/>
    <w:rsid w:val="004E2951"/>
    <w:rsid w:val="006E1B3E"/>
    <w:rsid w:val="00717811"/>
    <w:rsid w:val="00773E5A"/>
    <w:rsid w:val="007D6B9A"/>
    <w:rsid w:val="00A61E85"/>
    <w:rsid w:val="00AD1C04"/>
    <w:rsid w:val="00B14D5F"/>
    <w:rsid w:val="00BB1DBC"/>
    <w:rsid w:val="00CA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1D46"/>
  <w15:docId w15:val="{061F0E2D-2CF5-4500-9E6C-8695A64C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270EB6"/>
    <w:pPr>
      <w:spacing w:line="240" w:lineRule="auto"/>
    </w:pPr>
  </w:style>
  <w:style w:type="character" w:styleId="CommentReference">
    <w:name w:val="annotation reference"/>
    <w:basedOn w:val="DefaultParagraphFont"/>
    <w:uiPriority w:val="99"/>
    <w:semiHidden/>
    <w:unhideWhenUsed/>
    <w:rsid w:val="002E0826"/>
    <w:rPr>
      <w:sz w:val="16"/>
      <w:szCs w:val="16"/>
    </w:rPr>
  </w:style>
  <w:style w:type="paragraph" w:styleId="CommentText">
    <w:name w:val="annotation text"/>
    <w:basedOn w:val="Normal"/>
    <w:link w:val="CommentTextChar"/>
    <w:uiPriority w:val="99"/>
    <w:unhideWhenUsed/>
    <w:rsid w:val="002E0826"/>
    <w:pPr>
      <w:spacing w:line="240" w:lineRule="auto"/>
    </w:pPr>
    <w:rPr>
      <w:sz w:val="20"/>
      <w:szCs w:val="20"/>
    </w:rPr>
  </w:style>
  <w:style w:type="character" w:customStyle="1" w:styleId="CommentTextChar">
    <w:name w:val="Comment Text Char"/>
    <w:basedOn w:val="DefaultParagraphFont"/>
    <w:link w:val="CommentText"/>
    <w:uiPriority w:val="99"/>
    <w:rsid w:val="002E0826"/>
    <w:rPr>
      <w:sz w:val="20"/>
      <w:szCs w:val="20"/>
    </w:rPr>
  </w:style>
  <w:style w:type="paragraph" w:styleId="CommentSubject">
    <w:name w:val="annotation subject"/>
    <w:basedOn w:val="CommentText"/>
    <w:next w:val="CommentText"/>
    <w:link w:val="CommentSubjectChar"/>
    <w:uiPriority w:val="99"/>
    <w:semiHidden/>
    <w:unhideWhenUsed/>
    <w:rsid w:val="002E0826"/>
    <w:rPr>
      <w:b/>
      <w:bCs/>
    </w:rPr>
  </w:style>
  <w:style w:type="character" w:customStyle="1" w:styleId="CommentSubjectChar">
    <w:name w:val="Comment Subject Char"/>
    <w:basedOn w:val="CommentTextChar"/>
    <w:link w:val="CommentSubject"/>
    <w:uiPriority w:val="99"/>
    <w:semiHidden/>
    <w:rsid w:val="002E08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496</Words>
  <Characters>2781</Characters>
  <Application>Microsoft Office Word</Application>
  <DocSecurity>0</DocSecurity>
  <Lines>59</Lines>
  <Paragraphs>23</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Mendelson, Alex</cp:lastModifiedBy>
  <cp:revision>10</cp:revision>
  <dcterms:created xsi:type="dcterms:W3CDTF">2026-10-04T16:29:00Z</dcterms:created>
  <dcterms:modified xsi:type="dcterms:W3CDTF">2026-10-04T16:53:00Z</dcterms:modified>
</cp:coreProperties>
</file>